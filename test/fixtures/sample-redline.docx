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 SERVICES AGREEMENT</w:t>
      </w:r>
    </w:p>
    <w:p/>
    <w:p>
      <w:r>
        <w:t>This Vendor Services Agreement (the "Agreement") is entered into as of March 1, 2026 (the "Effective Date") by and between:</w:t>
      </w:r>
    </w:p>
    <w:p/>
    <w:p>
      <w:pPr>
        <w:pStyle w:val="ListBullet"/>
      </w:pPr>
      <w:r>
        <w:t>CLIENT CORP., a Delaware corporation ("Client"), and</w:t>
      </w:r>
    </w:p>
    <w:p>
      <w:pPr>
        <w:pStyle w:val="ListBullet"/>
      </w:pPr>
      <w:r>
        <w:t>VENDOR LLC, a Delaware limited liability company ("Vendor")</w:t>
      </w:r>
    </w:p>
    <w:p/>
    <w:p>
      <w:pPr>
        <w:pStyle w:val="Heading1"/>
      </w:pPr>
      <w:r>
        <w:t>1. Definitions</w:t>
      </w:r>
    </w:p>
    <w:p>
      <w:r>
        <w:t>"Services" means the software development services described in Exhibit A attached hereto.</w:t>
      </w:r>
    </w:p>
    <w:p>
      <w:r>
        <w:t>"Deliverables" means all work product, documentation, and materials provided by Vendor to Client under this Agreement.</w:t>
      </w:r>
    </w:p>
    <w:p>
      <w:r>
        <w:t>"Confidential Information" means all non-public information disclosed by one party to the other, whether oral or written, that is designated as confidential or that reasonably should be understood to be confidential.</w:t>
      </w:r>
    </w:p>
    <w:p>
      <w:pPr>
        <w:pStyle w:val="Heading1"/>
      </w:pPr>
      <w:r>
        <w:t>2. Scope of Services</w:t>
      </w:r>
    </w:p>
    <w:p>
      <w:r>
        <w:t>2.1 Services. Vendor shall provide the Services to Client in accordance with the terms and conditions of this Agreement.</w:t>
      </w:r>
    </w:p>
    <w:p>
      <w:r>
        <w:t>2.2 Acceptance. Client shall have fifteen (15) business days to review and accept or reject each Deliverable.</w:t>
      </w:r>
    </w:p>
    <w:p>
      <w:pPr>
        <w:pStyle w:val="Heading1"/>
      </w:pPr>
      <w:r>
        <w:rPr>
          <w:rPrChange w:id="1" w:author="Vendor Counsel" w:date="2026-04-06T07:00:42.710601"/>
          <w:b/>
        </w:rPr>
        <w:t>3. Performance Obligations</w:t>
      </w:r>
    </w:p>
    <w:p>
      <w:r>
        <w:t>3.1 Standard of Care. Vendor shall use </w:t>
      </w:r>
      <w:del w:id="2" w:author="Vendor Counsel" w:date="2026-04-06T07:00:42.710601">
        <w:r>
          <w:t>best</w:t>
        </w:r>
      </w:del>
      <w:ins w:id="3" w:author="Vendor Counsel" w:date="2026-04-06T07:00:42.710601">
        <w:r>
          <w:t>commercially reasonable</w:t>
        </w:r>
      </w:ins>
      <w:r>
        <w:t> efforts to perform the Services in a professional and workmanlike manner.</w:t>
      </w:r>
    </w:p>
    <w:p>
      <w:r>
        <w:t>3.2 Uptime. Vendor shall use </w:t>
      </w:r>
      <w:del w:id="4" w:author="Vendor Counsel" w:date="2026-04-06T07:00:42.710601">
        <w:r>
          <w:t>best </w:t>
        </w:r>
      </w:del>
      <w:r>
        <w:t>efforts to maintain 99.9% uptime for all hosted Services.</w:t>
      </w:r>
    </w:p>
    <w:p>
      <w:pPr>
        <w:pStyle w:val="Heading1"/>
      </w:pPr>
      <w:r>
        <w:t>4. Confidentiality</w:t>
      </w:r>
    </w:p>
    <w:p>
      <w:r>
        <w:t>4.1 Obligation. Each party agrees to hold </w:t>
      </w:r>
      <w:del w:id="5" w:author="Vendor Counsel" w:date="2026-04-06T07:00:42.710601">
        <w:r>
          <w:t>all </w:t>
        </w:r>
      </w:del>
      <w:r>
        <w:t>Confidential Information of the other party in strict confidence and not to disclose such information to third parties without the prior written consent of the disclosing party.</w:t>
      </w:r>
    </w:p>
    <w:p>
      <w:r>
        <w:t>4.2 Exceptions. The confidentiality obligations shall not apply to information that: (a) is or becomes publicly available through no breach of this Agreement; (b) is rightfully received from a third party without breach of any confidentiality obligation; or (c) is independently developed without use of the Confidential Information.</w:t>
      </w:r>
    </w:p>
    <w:p>
      <w:pPr>
        <w:pStyle w:val="Heading1"/>
      </w:pPr>
      <w:r>
        <w:t>5. Limitation of Liability</w:t>
      </w:r>
    </w:p>
    <w:p>
      <w:r>
        <w:t>5.1 Cap. IN NO EVENT SHALL EITHER PARTY'S TOTAL LIABILITY ARISING OUT OF OR RELATED TO THIS AGREEMENT EXCEED THE AMOUNTS PAID BY CLIENT TO VENDOR IN THE TWELVE (12) MONTHS PRECEDING THE EVENT GIVING RISE TO LIABILITY.</w:t>
      </w:r>
    </w:p>
    <w:p>
      <w:r>
        <w:t>5.2 Consequential Damages. IN NO EVENT SHALL EITHER PARTY BE LIABLE FOR ANY INDIRECT, INCIDENTAL, CONSEQUENTIAL, SPECIAL, OR EXEMPLARY DAMAGES ARISING OUT OF THIS AGREEMENT.</w:t>
      </w:r>
    </w:p>
    <w:p>
      <w:pPr>
        <w:pStyle w:val="Heading1"/>
      </w:pPr>
      <w:r>
        <w:t>6. Term and Termination</w:t>
      </w:r>
    </w:p>
    <w:p>
      <w:r>
        <w:t>6.1 Term. This Agreement shall commence on the Effective Date and continue for an initial term of twelve (12) months, unless earlier terminated as provided herein.</w:t>
      </w:r>
    </w:p>
    <w:p>
      <w:r>
        <w:t>6.2 Termination for Convenience. Either party </w:t>
      </w:r>
      <w:del w:id="6" w:author="Vendor Counsel" w:date="2026-04-06T07:00:42.710601">
        <w:r>
          <w:t>may</w:t>
        </w:r>
      </w:del>
      <w:ins w:id="7" w:author="Vendor Counsel" w:date="2026-04-06T07:00:42.710601">
        <w:r>
          <w:t>shall</w:t>
        </w:r>
      </w:ins>
      <w:r>
        <w:t> terminate this Agreement for convenience upon sixty (60) days prior written notice to the other party.</w:t>
      </w:r>
    </w:p>
    <w:p>
      <w:r>
        <w:t>6.3 Termination for Cause. Either party may terminate this Agreement immediately upon written notice if the other party </w:t>
      </w:r>
      <w:ins w:id="8" w:author="Vendor Counsel" w:date="2026-04-06T07:00:42.710601">
        <w:r>
          <w:t>material </w:t>
        </w:r>
      </w:ins>
      <w:r>
        <w:t>breaches any provision of this Agreement and fails to cure such breach within thirty (30) days after receipt of written notice thereof.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